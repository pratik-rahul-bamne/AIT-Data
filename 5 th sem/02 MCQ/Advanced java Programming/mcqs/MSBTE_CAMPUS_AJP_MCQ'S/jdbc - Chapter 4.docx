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JDBC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1. The JDBC-ODBC bridge</w:t>
      </w:r>
      <w:proofErr w:type="gramEnd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 is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Multithreaded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Singlethreaded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Both of the above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of the above</w:t>
      </w:r>
    </w:p>
    <w:p w:rsidR="00EC71AD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Multithreaded</w:t>
      </w:r>
    </w:p>
    <w:p w:rsidR="007452F4" w:rsidRPr="007452F4" w:rsidRDefault="007452F4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2. Which statements about JDBC are true?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JDBC is an API to connect to relational-, object- and XML data sources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JDBC stands for Java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Connectivity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JDBC is an API to access relational databases,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JDBC is an API to bridge the object-relational mismatch between OO programs and relational databases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</w:t>
      </w:r>
      <w:r w:rsidR="000E6746">
        <w:rPr>
          <w:rFonts w:ascii="Times New Roman" w:eastAsia="Times New Roman" w:hAnsi="Times New Roman" w:cs="Times New Roman"/>
          <w:sz w:val="28"/>
          <w:szCs w:val="28"/>
        </w:rPr>
        <w:t>r: B. JDBC stands for Java Datab</w:t>
      </w:r>
      <w:r w:rsidRPr="007452F4">
        <w:rPr>
          <w:rFonts w:ascii="Times New Roman" w:eastAsia="Times New Roman" w:hAnsi="Times New Roman" w:cs="Times New Roman"/>
          <w:sz w:val="28"/>
          <w:szCs w:val="28"/>
        </w:rPr>
        <w:t>ase Connectivity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3. Which packages contain the JDBC classes?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java.jdbc</w:t>
      </w:r>
      <w:proofErr w:type="spellEnd"/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javax.jdbc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java.jdbc</w:t>
      </w:r>
      <w:proofErr w:type="spellEnd"/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java.jdbc.sql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java.sql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javax.sql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java.rdb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javax.rdb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C. java.sql and javax.sql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4. Which type of driver provides JDBC access via one or more ODBC drivers?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Type 1 driver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Type 2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Type 3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Type 4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Type 1 driver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Explanation: none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5. Which type of driver converts JDBC calls into the network protocol used by the database management system directly?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Type 1 driver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Type 2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Type 3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Type 4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6. JDBC stands for: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Java Database Connectivity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Java Database Components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Java Database Control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None of the above is correct.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Java Database Connectivity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Explanation: none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7. What MySQL property is used to create a surrogate key in MySQL?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UNIQUE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SEQUENCE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AUTO_INCREMENT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None of the above -- Surrogate keys are not implemented in MySQL.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C. AUTO_INCREMENT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8. ________ is an open source DBMS product that runs on UNIX, Linux and Windows.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MySQL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JSP/SQL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JDBC/SQL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Sun ACCESS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MySQL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9. Which JDBC driver Type(s) can be used in either applet or servlet code?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Both Type 1 and Type 2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Both Type 1 and Type 3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Both Type 3 and Type 4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Type 4 only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C. Both Type 3 and Type 4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10. Where is metadata stored in MySQL?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In the MySQL database metadata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the MySQL database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metasql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In the MySQL database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None of the above is correct.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Answer: C. In the MySQL database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11. Which of the following methods are needed for loading a database driver in JDBC?</w:t>
      </w:r>
    </w:p>
    <w:p w:rsidR="00EC71AD" w:rsidRP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71AD"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</w:t>
      </w:r>
      <w:proofErr w:type="spellStart"/>
      <w:proofErr w:type="gramStart"/>
      <w:r w:rsidR="00EC71AD" w:rsidRPr="007452F4">
        <w:rPr>
          <w:rFonts w:ascii="Times New Roman" w:eastAsia="Times New Roman" w:hAnsi="Times New Roman" w:cs="Times New Roman"/>
          <w:sz w:val="28"/>
          <w:szCs w:val="28"/>
        </w:rPr>
        <w:t>registerDriver</w:t>
      </w:r>
      <w:proofErr w:type="spellEnd"/>
      <w:r w:rsidR="00EC71AD" w:rsidRPr="007452F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EC71AD" w:rsidRPr="007452F4">
        <w:rPr>
          <w:rFonts w:ascii="Times New Roman" w:eastAsia="Times New Roman" w:hAnsi="Times New Roman" w:cs="Times New Roman"/>
          <w:sz w:val="28"/>
          <w:szCs w:val="28"/>
        </w:rPr>
        <w:t>) method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Class.forName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Both A and B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getConnection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C. Both A and B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12. Which of the following statements is false as far as different type of statements is concern in JDBC?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Regular 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Prepared 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Callable 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Interim Statement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D. Interim 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13. Which of the following allows non repeatable read in JDBC Connection?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TRANSACTION_READ_UNCOMMITTED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TRANSACTION_READ_COMMITTED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TRANSACTION_SERIALIZABLE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TRANSACTION_REPEATABLE_READ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D. TRANSACTION_REPEATABLE_READ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14. The JDBC-ODBC Bridge supports multiple concurrent open statements per connection?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True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False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True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15. Which type of Statement can execute parameterized queries?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PreparedStatement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ParameterizedStatement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ParameterizedStatement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CallableStatement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All kinds of Statements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PreparedStatement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16. Which type of Statement can execute parameterized queries?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PreparedStatement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ParameterizedStatement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ParameterizedStatement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and CallableStatement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All kinds of Statements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A. PreparedStatement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Explanation: PreparedStatement is used to get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parametre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to make query and to perform operation into the database.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17. How can you retrieve information from a ResultSet?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By invoking the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..., String type) on the ResultSet, where type is the database type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By invoking the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..., Type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) on the ResultSet, where Type is an object which represents a database type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By invoking the method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getValue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...), and cast the result to the desired Java type.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By invoking the special getter methods on the ResultSet: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getString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...),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getBoolean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(...),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getClob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(...)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Answer: D. By invoking the special getter methods on the ResultSet: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getString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...),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getBoolean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(...),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getClob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(...)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Explanation: ResultSet is the statement to get the string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value ,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getBoolean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, to the query. </w:t>
      </w:r>
    </w:p>
    <w:p w:rsidR="00BB5E71" w:rsidRPr="007452F4" w:rsidRDefault="00BB5E71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18. How can you execute a stored procedure in the database?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Call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execute(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) on a CallableStatement object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Call method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executeProcedure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) on a Statement object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Call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execute(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) on a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StoredProcedure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object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Call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run(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) on a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ProcedureCommand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object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Answer: A. Call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execute(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) on a CallableStatement object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Explanation: you can execute the procedure by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execute(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) method 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19. What happens if you call the method </w:t>
      </w:r>
      <w:proofErr w:type="gramStart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close(</w:t>
      </w:r>
      <w:proofErr w:type="gramEnd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) on a ResultSet object?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method close() does not exist for a ResultSet. Only Connections can be closed.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database and JDBC resources are released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will get a SQLException, because only Statement objects can close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ResultSets</w:t>
      </w:r>
      <w:proofErr w:type="spell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[D]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ResultSet, together with the Statement which created it and the Connection from which the Statement was retrieved, will be closed and release all database and JDBC resources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B. the database and JDBC resources are released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Explanation: if you call the method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close(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) ,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jdbc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release all the resources.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20. What happens if you call </w:t>
      </w:r>
      <w:proofErr w:type="spellStart"/>
      <w:proofErr w:type="gramStart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deleteRow</w:t>
      </w:r>
      <w:proofErr w:type="spellEnd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End"/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) on a ResultSet object?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[A] The row you are positioned on is deleted from the ResultSet, but not from the database.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[B] The row you are positioned on is deleted from the ResultSet and from the database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[C] The result depends on whether the property </w:t>
      </w:r>
      <w:proofErr w:type="spellStart"/>
      <w:r w:rsidRPr="007452F4">
        <w:rPr>
          <w:rFonts w:ascii="Times New Roman" w:eastAsia="Times New Roman" w:hAnsi="Times New Roman" w:cs="Times New Roman"/>
          <w:sz w:val="28"/>
          <w:szCs w:val="28"/>
        </w:rPr>
        <w:t>synchronizeWithDataSource</w:t>
      </w:r>
      <w:proofErr w:type="spellEnd"/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 is set to true or false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You will get a compile error: the method does not exist because you can not delete rows from a ResultSet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Answer: B. The row you are positioned on is deleted from the ResultSet and from the database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Explanation: The row you are positioned on is deleted from the ResultSet and from the database</w:t>
      </w: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452F4" w:rsidRDefault="007452F4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21.</w:t>
      </w:r>
      <w:r w:rsidRPr="007452F4">
        <w:rPr>
          <w:rFonts w:ascii="Times New Roman" w:eastAsia="Times New Roman" w:hAnsi="Times New Roman" w:cs="Times New Roman"/>
          <w:b/>
          <w:sz w:val="28"/>
          <w:szCs w:val="28"/>
        </w:rPr>
        <w:t xml:space="preserve"> How many JDBC driver types does Sun define? 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[A]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[B]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gramEnd"/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[C] three</w:t>
      </w:r>
    </w:p>
    <w:p w:rsidR="00EC71AD" w:rsidRPr="007452F4" w:rsidRDefault="00EC71AD" w:rsidP="00EC71AD">
      <w:pPr>
        <w:spacing w:after="0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sz w:val="28"/>
          <w:szCs w:val="28"/>
        </w:rPr>
        <w:t>[D] four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Answer: </w:t>
      </w:r>
      <w:r w:rsidRPr="007452F4">
        <w:rPr>
          <w:rFonts w:ascii="Times New Roman" w:eastAsia="Times New Roman" w:hAnsi="Times New Roman" w:cs="Times New Roman"/>
          <w:sz w:val="28"/>
          <w:szCs w:val="28"/>
        </w:rPr>
        <w:t>D. four</w:t>
      </w:r>
    </w:p>
    <w:p w:rsidR="00EC71AD" w:rsidRPr="007452F4" w:rsidRDefault="00EC71AD" w:rsidP="00EC71AD">
      <w:pPr>
        <w:spacing w:before="100" w:beforeAutospacing="1" w:after="100" w:afterAutospacing="1" w:line="240" w:lineRule="auto"/>
        <w:ind w:right="270"/>
        <w:rPr>
          <w:rFonts w:ascii="Times New Roman" w:eastAsia="Times New Roman" w:hAnsi="Times New Roman" w:cs="Times New Roman"/>
          <w:sz w:val="28"/>
          <w:szCs w:val="28"/>
        </w:rPr>
      </w:pPr>
      <w:r w:rsidRPr="007452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Explanation: </w:t>
      </w:r>
      <w:r w:rsidRPr="007452F4">
        <w:rPr>
          <w:rFonts w:ascii="Times New Roman" w:eastAsia="Times New Roman" w:hAnsi="Times New Roman" w:cs="Times New Roman"/>
          <w:sz w:val="28"/>
          <w:szCs w:val="28"/>
        </w:rPr>
        <w:t xml:space="preserve">There are four JDBC </w:t>
      </w:r>
      <w:proofErr w:type="gramStart"/>
      <w:r w:rsidRPr="007452F4"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gramEnd"/>
      <w:r w:rsidRPr="007452F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71AD" w:rsidRPr="007452F4" w:rsidRDefault="00EC71AD" w:rsidP="00EC71AD">
      <w:pPr>
        <w:spacing w:before="100" w:beforeAutospacing="1" w:after="100" w:afterAutospacing="1" w:line="240" w:lineRule="auto"/>
        <w:rPr>
          <w:ins w:id="0" w:author="Unknown"/>
          <w:rFonts w:ascii="Times New Roman" w:eastAsia="Times New Roman" w:hAnsi="Times New Roman" w:cs="Times New Roman"/>
          <w:sz w:val="28"/>
          <w:szCs w:val="28"/>
        </w:rPr>
      </w:pPr>
    </w:p>
    <w:p w:rsidR="00BB5E71" w:rsidRPr="007452F4" w:rsidRDefault="000E6746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>………………… is a full form of SQL. 1M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Standard query language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Sequential query language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Structured query language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Server side query language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B5E71" w:rsidRPr="007452F4" w:rsidRDefault="00277DDA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 A</w:t>
      </w:r>
    </w:p>
    <w:p w:rsidR="007452F4" w:rsidRDefault="007452F4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B5E71" w:rsidRPr="007452F4" w:rsidRDefault="000E6746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23. </w:t>
      </w:r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Prepared Statement object in JDBC used to execute........... </w:t>
      </w:r>
      <w:proofErr w:type="gramStart"/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>queries</w:t>
      </w:r>
      <w:proofErr w:type="gramEnd"/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>. 1M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Executable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Simple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High level</w:t>
      </w:r>
    </w:p>
    <w:p w:rsidR="00BB5E71" w:rsidRPr="007452F4" w:rsidRDefault="00BB5E71" w:rsidP="00BB5E71">
      <w:pPr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Parameterized</w:t>
      </w:r>
    </w:p>
    <w:p w:rsidR="00BB5E71" w:rsidRPr="007452F4" w:rsidRDefault="00277DDA" w:rsidP="00BB5E7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997B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1AF9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gramStart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executeQuery(</w:t>
      </w:r>
      <w:proofErr w:type="gram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) method returns_____________________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Single row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ResultSet object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Single Column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Database Table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8B1AF9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. PreparedStatement interface extends____________________ interface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Connection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Statement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ResultSet</w:t>
      </w:r>
    </w:p>
    <w:p w:rsidR="00997BF7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Driver</w:t>
      </w:r>
    </w:p>
    <w:p w:rsidR="00997BF7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8B1AF9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executeUpdate</w:t>
      </w:r>
      <w:proofErr w:type="spell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) method returns_____________________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Single row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ResultSet object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Integer</w:t>
      </w:r>
    </w:p>
    <w:p w:rsidR="00997BF7" w:rsidRPr="007452F4" w:rsidRDefault="00997BF7" w:rsidP="00997BF7">
      <w:pPr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Single Column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8B1AF9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</w:p>
    <w:p w:rsidR="00997BF7" w:rsidRPr="007452F4" w:rsidRDefault="008B1AF9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B5E71" w:rsidRPr="007452F4" w:rsidRDefault="000E6746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27</w:t>
      </w:r>
      <w:proofErr w:type="gramStart"/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>.Rearrange</w:t>
      </w:r>
      <w:proofErr w:type="gramEnd"/>
      <w:r w:rsidR="00BB5E71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the steps to connect to the database in SQL. 2M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Create the connection object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Execute the query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Close the connection object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Register the driver class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E. Create the statement object</w:t>
      </w:r>
    </w:p>
    <w:p w:rsidR="000E6746" w:rsidRDefault="000E6746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a-b-c-d-e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d-a-e-b-c</w:t>
      </w:r>
    </w:p>
    <w:p w:rsidR="00BB5E71" w:rsidRPr="007452F4" w:rsidRDefault="00BB5E71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e-d-c-b-a</w:t>
      </w:r>
    </w:p>
    <w:p w:rsidR="00BB5E71" w:rsidRPr="007452F4" w:rsidRDefault="00BB5E71" w:rsidP="00BB5E71">
      <w:pPr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d-a-c-b-e</w:t>
      </w:r>
    </w:p>
    <w:p w:rsidR="00931C40" w:rsidRDefault="00277DDA" w:rsidP="00997BF7">
      <w:pPr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 :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997B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7BF7">
        <w:rPr>
          <w:rFonts w:ascii="TimesNewRomanPSMT" w:hAnsi="TimesNewRomanPSMT" w:cs="TimesNewRomanPSMT"/>
          <w:color w:val="000000"/>
          <w:sz w:val="24"/>
          <w:szCs w:val="24"/>
        </w:rPr>
        <w:t xml:space="preserve">B: </w:t>
      </w:r>
    </w:p>
    <w:p w:rsidR="00931C40" w:rsidRDefault="00931C40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</w:t>
      </w:r>
      <w:r w:rsidR="00997BF7" w:rsidRPr="007452F4">
        <w:rPr>
          <w:rFonts w:ascii="Times New Roman" w:hAnsi="Times New Roman" w:cs="Times New Roman"/>
          <w:sz w:val="28"/>
          <w:szCs w:val="28"/>
        </w:rPr>
        <w:t xml:space="preserve">. 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Native – protocol pure Java converts ……….. </w:t>
      </w:r>
      <w:proofErr w:type="gramStart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to the ………… used by DBMSs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directly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JDBC calls, network protocol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ODBC class, network protocol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ODBC class, user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JDBC calls, user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Answer: A: JDBC calls, network protocol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="00997BF7" w:rsidRPr="007452F4">
        <w:rPr>
          <w:rFonts w:ascii="Times New Roman" w:hAnsi="Times New Roman" w:cs="Times New Roman"/>
          <w:sz w:val="28"/>
          <w:szCs w:val="28"/>
        </w:rPr>
        <w:t xml:space="preserve">. 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The JDBC-ODBC bridge driver resolves……….. </w:t>
      </w:r>
      <w:proofErr w:type="gramStart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makes equivalent ………..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JDBC call, ODBC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ODBC call, ODBC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ODBC call, JDBC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JDBC call, JDBC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Answer: A: JDBC call, ODBC call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27D10" w:rsidRDefault="00827D10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27D10" w:rsidRPr="007452F4" w:rsidRDefault="00827D10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0E6746">
        <w:rPr>
          <w:rFonts w:ascii="Times New Roman" w:hAnsi="Times New Roman" w:cs="Times New Roman"/>
          <w:sz w:val="28"/>
          <w:szCs w:val="28"/>
        </w:rPr>
        <w:t>0</w:t>
      </w:r>
      <w:r w:rsidRPr="007452F4">
        <w:rPr>
          <w:rFonts w:ascii="Times New Roman" w:hAnsi="Times New Roman" w:cs="Times New Roman"/>
          <w:sz w:val="28"/>
          <w:szCs w:val="28"/>
        </w:rPr>
        <w:t xml:space="preserve">. </w:t>
      </w:r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For execution of DELETE SQL query in </w:t>
      </w:r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JDBC, .............</w:t>
      </w:r>
      <w:proofErr w:type="gramEnd"/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 method must be used.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7452F4">
        <w:rPr>
          <w:rFonts w:ascii="Times New Roman" w:hAnsi="Times New Roman" w:cs="Times New Roman"/>
          <w:sz w:val="28"/>
          <w:szCs w:val="28"/>
        </w:rPr>
        <w:t>executeQuery()</w:t>
      </w:r>
      <w:proofErr w:type="gramEnd"/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proofErr w:type="gramStart"/>
      <w:r w:rsidRPr="007452F4">
        <w:rPr>
          <w:rFonts w:ascii="Times New Roman" w:hAnsi="Times New Roman" w:cs="Times New Roman"/>
          <w:sz w:val="28"/>
          <w:szCs w:val="28"/>
        </w:rPr>
        <w:t>executeDeleteQuery</w:t>
      </w:r>
      <w:proofErr w:type="spellEnd"/>
      <w:r w:rsidRPr="007452F4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proofErr w:type="gramStart"/>
      <w:r w:rsidRPr="007452F4">
        <w:rPr>
          <w:rFonts w:ascii="Times New Roman" w:hAnsi="Times New Roman" w:cs="Times New Roman"/>
          <w:sz w:val="28"/>
          <w:szCs w:val="28"/>
        </w:rPr>
        <w:t>executeUpdate</w:t>
      </w:r>
      <w:proofErr w:type="spellEnd"/>
      <w:r w:rsidRPr="007452F4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proofErr w:type="gramStart"/>
      <w:r w:rsidRPr="007452F4">
        <w:rPr>
          <w:rFonts w:ascii="Times New Roman" w:hAnsi="Times New Roman" w:cs="Times New Roman"/>
          <w:sz w:val="28"/>
          <w:szCs w:val="28"/>
        </w:rPr>
        <w:t>executeDelete</w:t>
      </w:r>
      <w:proofErr w:type="spellEnd"/>
      <w:r w:rsidRPr="007452F4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Answer: C: </w:t>
      </w:r>
      <w:proofErr w:type="spellStart"/>
      <w:proofErr w:type="gramStart"/>
      <w:r w:rsidRPr="007452F4">
        <w:rPr>
          <w:rFonts w:ascii="Times New Roman" w:hAnsi="Times New Roman" w:cs="Times New Roman"/>
          <w:b/>
          <w:bCs/>
          <w:sz w:val="28"/>
          <w:szCs w:val="28"/>
        </w:rPr>
        <w:t>executeUpdate</w:t>
      </w:r>
      <w:proofErr w:type="spellEnd"/>
      <w:r w:rsidRPr="007452F4">
        <w:rPr>
          <w:rFonts w:ascii="Times New Roman" w:hAnsi="Times New Roman" w:cs="Times New Roman"/>
          <w:b/>
          <w:bCs/>
          <w:sz w:val="28"/>
          <w:szCs w:val="28"/>
        </w:rPr>
        <w:t>()</w:t>
      </w:r>
      <w:proofErr w:type="gramEnd"/>
    </w:p>
    <w:p w:rsidR="00997BF7" w:rsidRPr="007452F4" w:rsidRDefault="00997BF7" w:rsidP="00997B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0E6746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="00997BF7" w:rsidRPr="007452F4">
        <w:rPr>
          <w:rFonts w:ascii="Times New Roman" w:hAnsi="Times New Roman" w:cs="Times New Roman"/>
          <w:sz w:val="28"/>
          <w:szCs w:val="28"/>
        </w:rPr>
        <w:t xml:space="preserve">. </w:t>
      </w:r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 xml:space="preserve">Prepared Statement object in JDBC used to execute........... </w:t>
      </w:r>
      <w:proofErr w:type="gramStart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queries</w:t>
      </w:r>
      <w:proofErr w:type="gramEnd"/>
      <w:r w:rsidR="00997BF7" w:rsidRPr="007452F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A. Executable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B. Simple</w:t>
      </w:r>
    </w:p>
    <w:p w:rsidR="00997BF7" w:rsidRPr="007452F4" w:rsidRDefault="00997BF7" w:rsidP="00997B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C. High level</w:t>
      </w:r>
    </w:p>
    <w:p w:rsidR="00997BF7" w:rsidRPr="007452F4" w:rsidRDefault="00997BF7" w:rsidP="00997B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sz w:val="28"/>
          <w:szCs w:val="28"/>
        </w:rPr>
        <w:t>D. Parameterized</w:t>
      </w:r>
    </w:p>
    <w:p w:rsidR="00997BF7" w:rsidRDefault="00997BF7" w:rsidP="00997B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2F4">
        <w:rPr>
          <w:rFonts w:ascii="Times New Roman" w:hAnsi="Times New Roman" w:cs="Times New Roman"/>
          <w:b/>
          <w:bCs/>
          <w:sz w:val="28"/>
          <w:szCs w:val="28"/>
        </w:rPr>
        <w:t>Answer: D: Parameterized</w:t>
      </w:r>
    </w:p>
    <w:p w:rsidR="00997BF7" w:rsidRDefault="00997BF7" w:rsidP="00997B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97BF7" w:rsidRPr="007452F4" w:rsidRDefault="00997BF7" w:rsidP="00997BF7">
      <w:pPr>
        <w:rPr>
          <w:rFonts w:ascii="Times New Roman" w:hAnsi="Times New Roman" w:cs="Times New Roman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997BF7" w:rsidRDefault="00997BF7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7669F3" w:rsidRDefault="007669F3" w:rsidP="00BB5E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:rsidR="00277DDA" w:rsidRPr="007452F4" w:rsidRDefault="00277DDA" w:rsidP="00BB5E7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7DDA" w:rsidRPr="007452F4" w:rsidSect="00EC71AD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71AD"/>
    <w:rsid w:val="000C0382"/>
    <w:rsid w:val="000E6746"/>
    <w:rsid w:val="001F7DF4"/>
    <w:rsid w:val="00277DDA"/>
    <w:rsid w:val="007452F4"/>
    <w:rsid w:val="007669F3"/>
    <w:rsid w:val="00827D10"/>
    <w:rsid w:val="00895F91"/>
    <w:rsid w:val="008B1AF9"/>
    <w:rsid w:val="008D763F"/>
    <w:rsid w:val="00931C40"/>
    <w:rsid w:val="00997BF7"/>
    <w:rsid w:val="00BB5E71"/>
    <w:rsid w:val="00EC71AD"/>
    <w:rsid w:val="00F52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382"/>
  </w:style>
  <w:style w:type="paragraph" w:styleId="Heading2">
    <w:name w:val="heading 2"/>
    <w:basedOn w:val="Normal"/>
    <w:link w:val="Heading2Char"/>
    <w:uiPriority w:val="9"/>
    <w:qFormat/>
    <w:rsid w:val="00EC7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1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olor-green">
    <w:name w:val="color-green"/>
    <w:basedOn w:val="DefaultParagraphFont"/>
    <w:rsid w:val="00EC71A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1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1A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1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1AD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EC71AD"/>
    <w:rPr>
      <w:b/>
      <w:bCs/>
    </w:rPr>
  </w:style>
  <w:style w:type="character" w:customStyle="1" w:styleId="alpha">
    <w:name w:val="alpha"/>
    <w:basedOn w:val="DefaultParagraphFont"/>
    <w:rsid w:val="00EC71AD"/>
  </w:style>
  <w:style w:type="paragraph" w:styleId="NormalWeb">
    <w:name w:val="Normal (Web)"/>
    <w:basedOn w:val="Normal"/>
    <w:uiPriority w:val="99"/>
    <w:semiHidden/>
    <w:unhideWhenUsed/>
    <w:rsid w:val="00EC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5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74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4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5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0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69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7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6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919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2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2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2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8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1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082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2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7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8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1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5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6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5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7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4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55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2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4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68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6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57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6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9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68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2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2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8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9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704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6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5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8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5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4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4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3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156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1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8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268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6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1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1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3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5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8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95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7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8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04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2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7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9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7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5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5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19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2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441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1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4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</dc:creator>
  <cp:keywords/>
  <dc:description/>
  <cp:lastModifiedBy>Jaineel</cp:lastModifiedBy>
  <cp:revision>8</cp:revision>
  <dcterms:created xsi:type="dcterms:W3CDTF">2016-03-02T04:48:00Z</dcterms:created>
  <dcterms:modified xsi:type="dcterms:W3CDTF">2016-04-23T02:09:00Z</dcterms:modified>
</cp:coreProperties>
</file>